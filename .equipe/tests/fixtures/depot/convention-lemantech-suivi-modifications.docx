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Convention d'actionnaires de Lémantech Sàrl — projet (FICTIF)</w:t>
      </w:r>
    </w:p>
    <w:p>
      <w:r>
        <w:t xml:space="preserve">Art. 4 Droit de préemption. Chaque associé bénéficie d'un droit de préemption sur les parts cédées, </w:t>
      </w:r>
      <w:ins w:id="1" w:author="Investisseur A (FICTIF)" w:date="2026-10-01T10:15:00Z">
        <w:r>
          <w:t xml:space="preserve">à exercer dans un délai de trente jours dès la notification de la cession projetée, </w:t>
        </w:r>
      </w:ins>
      <w:del w:id="2" w:author="Investisseur A (FICTIF)" w:date="2026-10-01T10:15:00Z">
        <w:r>
          <w:delText xml:space="preserve">au prix fixé par le conseil des gérants.</w:delText>
        </w:r>
      </w:del>
      <w:ins w:id="3" w:author="Investisseur A (FICTIF)" w:date="2026-10-01T10:15:00Z">
        <w:r>
          <w:t xml:space="preserve">au prix offert par le tiers acquéreur de bonne foi.</w:t>
        </w:r>
      </w:ins>
    </w:p>
    <w:p>
      <w:r>
        <w:t>Art. 5 Clause d'entraînement. Si des associés détenant au moins 75 % des parts acceptent une offre, ils peuvent obliger les autres associés à céder leurs parts aux mêmes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 d'actionnaires Lémantech (projet FICTIF)</dc:title>
  <dc:subject/>
  <dc:creator>Mustafa Ekrem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